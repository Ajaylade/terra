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2B9C9F" w14:textId="77777777" w:rsidR="00CD3D8C" w:rsidRPr="00CD3D8C" w:rsidRDefault="00CD3D8C" w:rsidP="00CD3D8C">
      <w:pPr>
        <w:spacing w:after="120" w:line="240" w:lineRule="auto"/>
        <w:textAlignment w:val="baseline"/>
        <w:rPr>
          <w:ins w:id="0" w:author="Unknown"/>
          <w:rFonts w:ascii="Georgia" w:eastAsia="Times New Roman" w:hAnsi="Georgia" w:cs="Times New Roman"/>
          <w:color w:val="333333"/>
          <w:sz w:val="27"/>
          <w:szCs w:val="27"/>
          <w:bdr w:val="none" w:sz="0" w:space="0" w:color="auto" w:frame="1"/>
          <w:lang w:eastAsia="en-IN"/>
        </w:rPr>
      </w:pPr>
      <w:ins w:id="1" w:author="Unknown">
        <w:r w:rsidRPr="00CD3D8C">
          <w:rPr>
            <w:rFonts w:ascii="Georgia" w:eastAsia="Times New Roman" w:hAnsi="Georgia" w:cs="Times New Roman"/>
            <w:color w:val="333333"/>
            <w:sz w:val="27"/>
            <w:szCs w:val="27"/>
            <w:bdr w:val="none" w:sz="0" w:space="0" w:color="auto" w:frame="1"/>
            <w:lang w:eastAsia="en-IN"/>
          </w:rPr>
          <w:br/>
        </w:r>
      </w:ins>
    </w:p>
    <w:p w14:paraId="38243989" w14:textId="77777777" w:rsidR="00CD3D8C" w:rsidRPr="00CD3D8C" w:rsidRDefault="00CD3D8C" w:rsidP="00CD3D8C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color w:val="FA5D14"/>
          <w:sz w:val="40"/>
          <w:szCs w:val="40"/>
          <w:lang w:eastAsia="en-IN"/>
        </w:rPr>
      </w:pPr>
      <w:r w:rsidRPr="00CD3D8C">
        <w:rPr>
          <w:rFonts w:ascii="Arial" w:eastAsia="Times New Roman" w:hAnsi="Arial" w:cs="Arial"/>
          <w:color w:val="0000FF"/>
          <w:sz w:val="45"/>
          <w:szCs w:val="45"/>
          <w:bdr w:val="none" w:sz="0" w:space="0" w:color="auto" w:frame="1"/>
          <w:lang w:eastAsia="en-IN"/>
        </w:rPr>
        <w:t>Accounts Receivable</w:t>
      </w:r>
    </w:p>
    <w:p w14:paraId="60BFFD78" w14:textId="77777777" w:rsidR="00CD3D8C" w:rsidRPr="00CD3D8C" w:rsidRDefault="00CD3D8C" w:rsidP="00CD3D8C">
      <w:pPr>
        <w:shd w:val="clear" w:color="auto" w:fill="FFFFFF"/>
        <w:spacing w:after="0" w:line="240" w:lineRule="auto"/>
        <w:textAlignment w:val="baseline"/>
        <w:rPr>
          <w:rFonts w:ascii="Georgia" w:eastAsia="Times New Roman" w:hAnsi="Georgia" w:cs="Times New Roman"/>
          <w:color w:val="333333"/>
          <w:sz w:val="27"/>
          <w:szCs w:val="27"/>
          <w:lang w:eastAsia="en-IN"/>
        </w:rPr>
      </w:pPr>
      <w:r w:rsidRPr="00CD3D8C">
        <w:rPr>
          <w:rFonts w:ascii="Arial" w:eastAsia="Times New Roman" w:hAnsi="Arial" w:cs="Arial"/>
          <w:color w:val="333333"/>
          <w:sz w:val="27"/>
          <w:szCs w:val="27"/>
          <w:bdr w:val="none" w:sz="0" w:space="0" w:color="auto" w:frame="1"/>
          <w:lang w:eastAsia="en-IN"/>
        </w:rPr>
        <w:t>This tutorial guides you about the configuration settings of </w:t>
      </w:r>
      <w:r w:rsidRPr="00CD3D8C">
        <w:rPr>
          <w:rFonts w:ascii="Arial" w:eastAsia="Times New Roman" w:hAnsi="Arial" w:cs="Arial"/>
          <w:i/>
          <w:iCs/>
          <w:color w:val="333333"/>
          <w:sz w:val="27"/>
          <w:szCs w:val="27"/>
          <w:bdr w:val="none" w:sz="0" w:space="0" w:color="auto" w:frame="1"/>
          <w:lang w:eastAsia="en-IN"/>
        </w:rPr>
        <w:t>Accounts Receivable</w:t>
      </w:r>
      <w:r w:rsidRPr="00CD3D8C">
        <w:rPr>
          <w:rFonts w:ascii="Arial" w:eastAsia="Times New Roman" w:hAnsi="Arial" w:cs="Arial"/>
          <w:color w:val="333333"/>
          <w:sz w:val="27"/>
          <w:szCs w:val="27"/>
          <w:bdr w:val="none" w:sz="0" w:space="0" w:color="auto" w:frame="1"/>
          <w:lang w:eastAsia="en-IN"/>
        </w:rPr>
        <w:t> in SAP FICO step by step.</w:t>
      </w:r>
    </w:p>
    <w:p w14:paraId="406BCBB2" w14:textId="77777777" w:rsidR="00CD3D8C" w:rsidRPr="00CD3D8C" w:rsidRDefault="00CD3D8C" w:rsidP="00CD3D8C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color w:val="FA5D14"/>
          <w:sz w:val="40"/>
          <w:szCs w:val="40"/>
          <w:lang w:eastAsia="en-IN"/>
        </w:rPr>
      </w:pPr>
      <w:r w:rsidRPr="00CD3D8C">
        <w:rPr>
          <w:rFonts w:ascii="Arial" w:eastAsia="Times New Roman" w:hAnsi="Arial" w:cs="Arial"/>
          <w:color w:val="0000FF"/>
          <w:sz w:val="45"/>
          <w:szCs w:val="45"/>
          <w:bdr w:val="none" w:sz="0" w:space="0" w:color="auto" w:frame="1"/>
          <w:lang w:eastAsia="en-IN"/>
        </w:rPr>
        <w:t>SAP FICO Accounts Receivable Configuration Steps</w:t>
      </w:r>
    </w:p>
    <w:p w14:paraId="0272431C" w14:textId="77777777" w:rsidR="00CD3D8C" w:rsidRPr="00CD3D8C" w:rsidRDefault="00CD3D8C" w:rsidP="00CD3D8C">
      <w:pPr>
        <w:numPr>
          <w:ilvl w:val="0"/>
          <w:numId w:val="1"/>
        </w:numPr>
        <w:spacing w:after="0" w:line="240" w:lineRule="auto"/>
        <w:ind w:left="1170"/>
        <w:textAlignment w:val="baseline"/>
        <w:rPr>
          <w:rFonts w:ascii="Georgia" w:eastAsia="Times New Roman" w:hAnsi="Georgia" w:cs="Times New Roman"/>
          <w:color w:val="333333"/>
          <w:sz w:val="27"/>
          <w:szCs w:val="27"/>
          <w:lang w:eastAsia="en-IN"/>
        </w:rPr>
      </w:pPr>
      <w:r w:rsidRPr="00CD3D8C">
        <w:rPr>
          <w:rFonts w:ascii="Arial" w:eastAsia="Times New Roman" w:hAnsi="Arial" w:cs="Arial"/>
          <w:color w:val="333333"/>
          <w:sz w:val="27"/>
          <w:szCs w:val="27"/>
          <w:bdr w:val="none" w:sz="0" w:space="0" w:color="auto" w:frame="1"/>
          <w:lang w:eastAsia="en-IN"/>
        </w:rPr>
        <w:t>Step 1:- Creation of Customer Account Group</w:t>
      </w:r>
    </w:p>
    <w:p w14:paraId="74853BAC" w14:textId="77777777" w:rsidR="00CD3D8C" w:rsidRPr="00CD3D8C" w:rsidRDefault="00CD3D8C" w:rsidP="00CD3D8C">
      <w:pPr>
        <w:numPr>
          <w:ilvl w:val="0"/>
          <w:numId w:val="1"/>
        </w:numPr>
        <w:spacing w:after="0" w:line="240" w:lineRule="auto"/>
        <w:ind w:left="1170"/>
        <w:textAlignment w:val="baseline"/>
        <w:rPr>
          <w:rFonts w:ascii="Georgia" w:eastAsia="Times New Roman" w:hAnsi="Georgia" w:cs="Times New Roman"/>
          <w:color w:val="333333"/>
          <w:sz w:val="27"/>
          <w:szCs w:val="27"/>
          <w:lang w:eastAsia="en-IN"/>
        </w:rPr>
      </w:pPr>
      <w:r w:rsidRPr="00CD3D8C">
        <w:rPr>
          <w:rFonts w:ascii="Arial" w:eastAsia="Times New Roman" w:hAnsi="Arial" w:cs="Arial"/>
          <w:color w:val="333333"/>
          <w:sz w:val="27"/>
          <w:szCs w:val="27"/>
          <w:bdr w:val="none" w:sz="0" w:space="0" w:color="auto" w:frame="1"/>
          <w:lang w:eastAsia="en-IN"/>
        </w:rPr>
        <w:t>Step 2:- Create Number Ranges for Customer Accounts</w:t>
      </w:r>
    </w:p>
    <w:p w14:paraId="364F1FA9" w14:textId="77777777" w:rsidR="00CD3D8C" w:rsidRPr="00CD3D8C" w:rsidRDefault="00CD3D8C" w:rsidP="00CD3D8C">
      <w:pPr>
        <w:numPr>
          <w:ilvl w:val="0"/>
          <w:numId w:val="1"/>
        </w:numPr>
        <w:spacing w:after="0" w:line="240" w:lineRule="auto"/>
        <w:ind w:left="1170"/>
        <w:textAlignment w:val="baseline"/>
        <w:rPr>
          <w:rFonts w:ascii="Georgia" w:eastAsia="Times New Roman" w:hAnsi="Georgia" w:cs="Times New Roman"/>
          <w:color w:val="333333"/>
          <w:sz w:val="27"/>
          <w:szCs w:val="27"/>
          <w:lang w:eastAsia="en-IN"/>
        </w:rPr>
      </w:pPr>
      <w:r w:rsidRPr="00CD3D8C">
        <w:rPr>
          <w:rFonts w:ascii="Arial" w:eastAsia="Times New Roman" w:hAnsi="Arial" w:cs="Arial"/>
          <w:color w:val="333333"/>
          <w:sz w:val="27"/>
          <w:szCs w:val="27"/>
          <w:bdr w:val="none" w:sz="0" w:space="0" w:color="auto" w:frame="1"/>
          <w:lang w:eastAsia="en-IN"/>
        </w:rPr>
        <w:t>Step 3:- Assign Number range to Customer Accounts groups</w:t>
      </w:r>
    </w:p>
    <w:p w14:paraId="147E6FA3" w14:textId="77777777" w:rsidR="00CD3D8C" w:rsidRPr="00CD3D8C" w:rsidRDefault="00CD3D8C" w:rsidP="00CD3D8C">
      <w:pPr>
        <w:numPr>
          <w:ilvl w:val="0"/>
          <w:numId w:val="1"/>
        </w:numPr>
        <w:spacing w:after="0" w:line="240" w:lineRule="auto"/>
        <w:ind w:left="1170"/>
        <w:textAlignment w:val="baseline"/>
        <w:rPr>
          <w:rFonts w:ascii="Georgia" w:eastAsia="Times New Roman" w:hAnsi="Georgia" w:cs="Times New Roman"/>
          <w:color w:val="333333"/>
          <w:sz w:val="27"/>
          <w:szCs w:val="27"/>
          <w:lang w:eastAsia="en-IN"/>
        </w:rPr>
      </w:pPr>
      <w:r w:rsidRPr="00CD3D8C">
        <w:rPr>
          <w:rFonts w:ascii="Arial" w:eastAsia="Times New Roman" w:hAnsi="Arial" w:cs="Arial"/>
          <w:color w:val="333333"/>
          <w:sz w:val="27"/>
          <w:szCs w:val="27"/>
          <w:bdr w:val="none" w:sz="0" w:space="0" w:color="auto" w:frame="1"/>
          <w:lang w:eastAsia="en-IN"/>
        </w:rPr>
        <w:t>Step 4:- Define tolerance group for Customer</w:t>
      </w:r>
    </w:p>
    <w:p w14:paraId="518D8081" w14:textId="77777777" w:rsidR="00CD3D8C" w:rsidRPr="00CD3D8C" w:rsidRDefault="00CD3D8C" w:rsidP="00CD3D8C">
      <w:pPr>
        <w:numPr>
          <w:ilvl w:val="0"/>
          <w:numId w:val="1"/>
        </w:numPr>
        <w:spacing w:after="0" w:line="240" w:lineRule="auto"/>
        <w:ind w:left="1170"/>
        <w:textAlignment w:val="baseline"/>
        <w:rPr>
          <w:rFonts w:ascii="Georgia" w:eastAsia="Times New Roman" w:hAnsi="Georgia" w:cs="Times New Roman"/>
          <w:color w:val="333333"/>
          <w:sz w:val="27"/>
          <w:szCs w:val="27"/>
          <w:lang w:eastAsia="en-IN"/>
        </w:rPr>
      </w:pPr>
      <w:r w:rsidRPr="00CD3D8C">
        <w:rPr>
          <w:rFonts w:ascii="Arial" w:eastAsia="Times New Roman" w:hAnsi="Arial" w:cs="Arial"/>
          <w:color w:val="333333"/>
          <w:sz w:val="27"/>
          <w:szCs w:val="27"/>
          <w:bdr w:val="none" w:sz="0" w:space="0" w:color="auto" w:frame="1"/>
          <w:lang w:eastAsia="en-IN"/>
        </w:rPr>
        <w:t>Step 5:- Creation of GL Reconciliation Accounts ( Sundry Debtors )</w:t>
      </w:r>
    </w:p>
    <w:p w14:paraId="3C87A8DC" w14:textId="77777777" w:rsidR="00CD3D8C" w:rsidRPr="00CD3D8C" w:rsidRDefault="00CD3D8C" w:rsidP="00CD3D8C">
      <w:pPr>
        <w:numPr>
          <w:ilvl w:val="0"/>
          <w:numId w:val="1"/>
        </w:numPr>
        <w:spacing w:after="0" w:line="240" w:lineRule="auto"/>
        <w:ind w:left="1170"/>
        <w:textAlignment w:val="baseline"/>
        <w:rPr>
          <w:rFonts w:ascii="Georgia" w:eastAsia="Times New Roman" w:hAnsi="Georgia" w:cs="Times New Roman"/>
          <w:color w:val="333333"/>
          <w:sz w:val="27"/>
          <w:szCs w:val="27"/>
          <w:lang w:eastAsia="en-IN"/>
        </w:rPr>
      </w:pPr>
      <w:r w:rsidRPr="00CD3D8C">
        <w:rPr>
          <w:rFonts w:ascii="Arial" w:eastAsia="Times New Roman" w:hAnsi="Arial" w:cs="Arial"/>
          <w:color w:val="333333"/>
          <w:sz w:val="27"/>
          <w:szCs w:val="27"/>
          <w:bdr w:val="none" w:sz="0" w:space="0" w:color="auto" w:frame="1"/>
          <w:lang w:eastAsia="en-IN"/>
        </w:rPr>
        <w:t>Step 6:- Creation of Customer master records</w:t>
      </w:r>
    </w:p>
    <w:p w14:paraId="3B65CB27" w14:textId="77777777" w:rsidR="00CD3D8C" w:rsidRPr="00CD3D8C" w:rsidRDefault="00CD3D8C" w:rsidP="00CD3D8C">
      <w:pPr>
        <w:numPr>
          <w:ilvl w:val="0"/>
          <w:numId w:val="1"/>
        </w:numPr>
        <w:spacing w:after="0" w:line="240" w:lineRule="auto"/>
        <w:ind w:left="1170"/>
        <w:textAlignment w:val="baseline"/>
        <w:rPr>
          <w:rFonts w:ascii="Georgia" w:eastAsia="Times New Roman" w:hAnsi="Georgia" w:cs="Times New Roman"/>
          <w:color w:val="333333"/>
          <w:sz w:val="27"/>
          <w:szCs w:val="27"/>
          <w:lang w:eastAsia="en-IN"/>
        </w:rPr>
      </w:pPr>
      <w:r w:rsidRPr="00CD3D8C">
        <w:rPr>
          <w:rFonts w:ascii="Arial" w:eastAsia="Times New Roman" w:hAnsi="Arial" w:cs="Arial"/>
          <w:color w:val="333333"/>
          <w:sz w:val="27"/>
          <w:szCs w:val="27"/>
          <w:bdr w:val="none" w:sz="0" w:space="0" w:color="auto" w:frame="1"/>
          <w:lang w:eastAsia="en-IN"/>
        </w:rPr>
        <w:t>Step 7:- Document types and Number range ( DR, DZ, DA )</w:t>
      </w:r>
    </w:p>
    <w:p w14:paraId="4B2F58BB" w14:textId="77777777" w:rsidR="00CD3D8C" w:rsidRPr="00CD3D8C" w:rsidRDefault="00CD3D8C" w:rsidP="00CD3D8C">
      <w:pPr>
        <w:numPr>
          <w:ilvl w:val="0"/>
          <w:numId w:val="1"/>
        </w:numPr>
        <w:spacing w:after="0" w:line="240" w:lineRule="auto"/>
        <w:ind w:left="1170"/>
        <w:textAlignment w:val="baseline"/>
        <w:rPr>
          <w:rFonts w:ascii="Georgia" w:eastAsia="Times New Roman" w:hAnsi="Georgia" w:cs="Times New Roman"/>
          <w:color w:val="333333"/>
          <w:sz w:val="27"/>
          <w:szCs w:val="27"/>
          <w:lang w:eastAsia="en-IN"/>
        </w:rPr>
      </w:pPr>
      <w:r w:rsidRPr="00CD3D8C">
        <w:rPr>
          <w:rFonts w:ascii="Arial" w:eastAsia="Times New Roman" w:hAnsi="Arial" w:cs="Arial"/>
          <w:color w:val="333333"/>
          <w:sz w:val="27"/>
          <w:szCs w:val="27"/>
          <w:bdr w:val="none" w:sz="0" w:space="0" w:color="auto" w:frame="1"/>
          <w:lang w:eastAsia="en-IN"/>
        </w:rPr>
        <w:t>Step 8:- Bill of Exchange</w:t>
      </w:r>
    </w:p>
    <w:p w14:paraId="726BD54C" w14:textId="77777777" w:rsidR="00CD3D8C" w:rsidRPr="00CD3D8C" w:rsidRDefault="00CD3D8C" w:rsidP="00CD3D8C">
      <w:pPr>
        <w:numPr>
          <w:ilvl w:val="0"/>
          <w:numId w:val="1"/>
        </w:numPr>
        <w:spacing w:after="0" w:line="240" w:lineRule="auto"/>
        <w:ind w:left="1170"/>
        <w:textAlignment w:val="baseline"/>
        <w:rPr>
          <w:rFonts w:ascii="Georgia" w:eastAsia="Times New Roman" w:hAnsi="Georgia" w:cs="Times New Roman"/>
          <w:color w:val="333333"/>
          <w:sz w:val="27"/>
          <w:szCs w:val="27"/>
          <w:lang w:eastAsia="en-IN"/>
        </w:rPr>
      </w:pPr>
      <w:r w:rsidRPr="00CD3D8C">
        <w:rPr>
          <w:rFonts w:ascii="Arial" w:eastAsia="Times New Roman" w:hAnsi="Arial" w:cs="Arial"/>
          <w:color w:val="333333"/>
          <w:sz w:val="27"/>
          <w:szCs w:val="27"/>
          <w:bdr w:val="none" w:sz="0" w:space="0" w:color="auto" w:frame="1"/>
          <w:lang w:eastAsia="en-IN"/>
        </w:rPr>
        <w:t>Step 9:- Dunning</w:t>
      </w:r>
    </w:p>
    <w:p w14:paraId="2DE2BCDF" w14:textId="77777777" w:rsidR="00CD3D8C" w:rsidRPr="00CD3D8C" w:rsidRDefault="00CD3D8C" w:rsidP="00CD3D8C">
      <w:pPr>
        <w:shd w:val="clear" w:color="auto" w:fill="F6F6F6"/>
        <w:spacing w:after="0" w:line="240" w:lineRule="auto"/>
        <w:textAlignment w:val="baseline"/>
        <w:rPr>
          <w:rFonts w:ascii="Georgia" w:eastAsia="Times New Roman" w:hAnsi="Georgia" w:cs="Times New Roman"/>
          <w:color w:val="333333"/>
          <w:sz w:val="27"/>
          <w:szCs w:val="27"/>
          <w:lang w:eastAsia="en-IN"/>
        </w:rPr>
      </w:pPr>
      <w:r w:rsidRPr="00CD3D8C">
        <w:rPr>
          <w:rFonts w:ascii="Georgia" w:eastAsia="Times New Roman" w:hAnsi="Georgia" w:cs="Times New Roman"/>
          <w:noProof/>
          <w:color w:val="333333"/>
          <w:sz w:val="27"/>
          <w:szCs w:val="27"/>
          <w:lang w:eastAsia="en-IN"/>
        </w:rPr>
        <w:drawing>
          <wp:inline distT="0" distB="0" distL="0" distR="0" wp14:anchorId="16D7E62E" wp14:editId="73A62416">
            <wp:extent cx="2053590" cy="1861185"/>
            <wp:effectExtent l="0" t="0" r="3810" b="5715"/>
            <wp:docPr id="9" name="Picture 9" descr="SAP Tutori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P Tutorial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3590" cy="186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47F04" w14:textId="77777777" w:rsidR="00CD3D8C" w:rsidRPr="00CD3D8C" w:rsidRDefault="00CD3D8C" w:rsidP="00CD3D8C">
      <w:pPr>
        <w:spacing w:after="150" w:line="240" w:lineRule="auto"/>
        <w:textAlignment w:val="baseline"/>
        <w:rPr>
          <w:rFonts w:ascii="Georgia" w:eastAsia="Times New Roman" w:hAnsi="Georgia" w:cs="Times New Roman"/>
          <w:i/>
          <w:iCs/>
          <w:color w:val="333333"/>
          <w:sz w:val="18"/>
          <w:szCs w:val="18"/>
          <w:lang w:eastAsia="en-IN"/>
        </w:rPr>
      </w:pPr>
      <w:r w:rsidRPr="00CD3D8C">
        <w:rPr>
          <w:rFonts w:ascii="Georgia" w:eastAsia="Times New Roman" w:hAnsi="Georgia" w:cs="Times New Roman"/>
          <w:b/>
          <w:bCs/>
          <w:i/>
          <w:iCs/>
          <w:color w:val="333333"/>
          <w:sz w:val="18"/>
          <w:szCs w:val="18"/>
          <w:bdr w:val="none" w:sz="0" w:space="0" w:color="auto" w:frame="1"/>
          <w:lang w:eastAsia="en-IN"/>
        </w:rPr>
        <w:t>SAP A/P Tutorials</w:t>
      </w:r>
    </w:p>
    <w:p w14:paraId="0639ABA7" w14:textId="77777777" w:rsidR="00CD3D8C" w:rsidRPr="00CD3D8C" w:rsidRDefault="00CD3D8C" w:rsidP="00CD3D8C">
      <w:pPr>
        <w:shd w:val="clear" w:color="auto" w:fill="FFFFFF"/>
        <w:spacing w:after="0" w:line="240" w:lineRule="auto"/>
        <w:textAlignment w:val="baseline"/>
        <w:rPr>
          <w:rFonts w:ascii="Georgia" w:eastAsia="Times New Roman" w:hAnsi="Georgia" w:cs="Times New Roman"/>
          <w:color w:val="333333"/>
          <w:sz w:val="27"/>
          <w:szCs w:val="27"/>
          <w:lang w:eastAsia="en-IN"/>
        </w:rPr>
      </w:pPr>
      <w:r w:rsidRPr="00CD3D8C">
        <w:rPr>
          <w:rFonts w:ascii="Arial" w:eastAsia="Times New Roman" w:hAnsi="Arial" w:cs="Arial"/>
          <w:color w:val="333333"/>
          <w:sz w:val="27"/>
          <w:szCs w:val="27"/>
          <w:bdr w:val="none" w:sz="0" w:space="0" w:color="auto" w:frame="1"/>
          <w:lang w:eastAsia="en-IN"/>
        </w:rPr>
        <w:t> </w:t>
      </w:r>
    </w:p>
    <w:p w14:paraId="6D7AC80F" w14:textId="77777777" w:rsidR="00CD3D8C" w:rsidRPr="00CD3D8C" w:rsidRDefault="00CD3D8C" w:rsidP="00CD3D8C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color w:val="FA5D14"/>
          <w:sz w:val="36"/>
          <w:szCs w:val="36"/>
          <w:lang w:eastAsia="en-IN"/>
        </w:rPr>
      </w:pPr>
      <w:r w:rsidRPr="00CD3D8C">
        <w:rPr>
          <w:rFonts w:ascii="Arial" w:eastAsia="Times New Roman" w:hAnsi="Arial" w:cs="Arial"/>
          <w:color w:val="0000FF"/>
          <w:sz w:val="24"/>
          <w:szCs w:val="24"/>
          <w:u w:val="single"/>
          <w:bdr w:val="none" w:sz="0" w:space="0" w:color="auto" w:frame="1"/>
          <w:lang w:eastAsia="en-IN"/>
        </w:rPr>
        <w:t>Step 1</w:t>
      </w:r>
      <w:r w:rsidRPr="00CD3D8C">
        <w:rPr>
          <w:rFonts w:ascii="Arial" w:eastAsia="Times New Roman" w:hAnsi="Arial" w:cs="Arial"/>
          <w:color w:val="0000FF"/>
          <w:sz w:val="27"/>
          <w:szCs w:val="27"/>
          <w:bdr w:val="none" w:sz="0" w:space="0" w:color="auto" w:frame="1"/>
          <w:lang w:eastAsia="en-IN"/>
        </w:rPr>
        <w:t>:- Creation of Customer Account Group:- </w:t>
      </w:r>
    </w:p>
    <w:p w14:paraId="1A59CF9A" w14:textId="77777777" w:rsidR="00CD3D8C" w:rsidRPr="00CD3D8C" w:rsidRDefault="00CD3D8C" w:rsidP="00CD3D8C">
      <w:pPr>
        <w:numPr>
          <w:ilvl w:val="0"/>
          <w:numId w:val="2"/>
        </w:numPr>
        <w:spacing w:after="0" w:line="240" w:lineRule="auto"/>
        <w:ind w:left="1170"/>
        <w:textAlignment w:val="baseline"/>
        <w:rPr>
          <w:rFonts w:ascii="Georgia" w:eastAsia="Times New Roman" w:hAnsi="Georgia" w:cs="Times New Roman"/>
          <w:color w:val="333333"/>
          <w:sz w:val="27"/>
          <w:szCs w:val="27"/>
          <w:lang w:eastAsia="en-IN"/>
        </w:rPr>
      </w:pPr>
      <w:r w:rsidRPr="00CD3D8C">
        <w:rPr>
          <w:rFonts w:ascii="Arial" w:eastAsia="Times New Roman" w:hAnsi="Arial" w:cs="Arial"/>
          <w:b/>
          <w:bCs/>
          <w:color w:val="333333"/>
          <w:sz w:val="27"/>
          <w:szCs w:val="27"/>
          <w:bdr w:val="none" w:sz="0" w:space="0" w:color="auto" w:frame="1"/>
          <w:lang w:eastAsia="en-IN"/>
        </w:rPr>
        <w:t>SAP Path :</w:t>
      </w:r>
      <w:r w:rsidRPr="00CD3D8C">
        <w:rPr>
          <w:rFonts w:ascii="Arial" w:eastAsia="Times New Roman" w:hAnsi="Arial" w:cs="Arial"/>
          <w:color w:val="333333"/>
          <w:sz w:val="27"/>
          <w:szCs w:val="27"/>
          <w:bdr w:val="none" w:sz="0" w:space="0" w:color="auto" w:frame="1"/>
          <w:lang w:eastAsia="en-IN"/>
        </w:rPr>
        <w:t>– SPRO –&gt; Financial Accounting –&gt; Accounts Receivable and Accounts Payable –&gt; Customer Accounts –&gt; Master Data –&gt; Preparation for creating customer master data –&gt; Define Account Groups with Screen layout ( Customer )</w:t>
      </w:r>
    </w:p>
    <w:p w14:paraId="027E0D02" w14:textId="77777777" w:rsidR="00CD3D8C" w:rsidRPr="00CD3D8C" w:rsidRDefault="00CD3D8C" w:rsidP="00CD3D8C">
      <w:pPr>
        <w:numPr>
          <w:ilvl w:val="0"/>
          <w:numId w:val="2"/>
        </w:numPr>
        <w:spacing w:after="0" w:line="240" w:lineRule="auto"/>
        <w:ind w:left="1170"/>
        <w:textAlignment w:val="baseline"/>
        <w:rPr>
          <w:rFonts w:ascii="Georgia" w:eastAsia="Times New Roman" w:hAnsi="Georgia" w:cs="Times New Roman"/>
          <w:color w:val="333333"/>
          <w:sz w:val="27"/>
          <w:szCs w:val="27"/>
          <w:lang w:eastAsia="en-IN"/>
        </w:rPr>
      </w:pPr>
      <w:r w:rsidRPr="00CD3D8C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  <w:lang w:eastAsia="en-IN"/>
        </w:rPr>
        <w:t>Transaction Code :- OBD2</w:t>
      </w:r>
    </w:p>
    <w:p w14:paraId="38C5B2D6" w14:textId="77777777" w:rsidR="00CD3D8C" w:rsidRPr="00CD3D8C" w:rsidRDefault="00CD3D8C" w:rsidP="00CD3D8C">
      <w:pPr>
        <w:shd w:val="clear" w:color="auto" w:fill="FFFFFF"/>
        <w:spacing w:after="0" w:line="240" w:lineRule="auto"/>
        <w:jc w:val="center"/>
        <w:textAlignment w:val="baseline"/>
        <w:rPr>
          <w:rFonts w:ascii="Georgia" w:eastAsia="Times New Roman" w:hAnsi="Georgia" w:cs="Times New Roman"/>
          <w:color w:val="333333"/>
          <w:sz w:val="27"/>
          <w:szCs w:val="27"/>
          <w:lang w:eastAsia="en-IN"/>
        </w:rPr>
      </w:pPr>
      <w:r w:rsidRPr="00CD3D8C">
        <w:rPr>
          <w:rFonts w:ascii="Georgia" w:eastAsia="Times New Roman" w:hAnsi="Georgia" w:cs="Times New Roman"/>
          <w:noProof/>
          <w:color w:val="F75403"/>
          <w:sz w:val="27"/>
          <w:szCs w:val="27"/>
          <w:bdr w:val="none" w:sz="0" w:space="0" w:color="auto" w:frame="1"/>
          <w:lang w:eastAsia="en-IN"/>
        </w:rPr>
        <w:lastRenderedPageBreak/>
        <w:drawing>
          <wp:inline distT="0" distB="0" distL="0" distR="0" wp14:anchorId="47C354BB" wp14:editId="2B9663C6">
            <wp:extent cx="3208655" cy="2310130"/>
            <wp:effectExtent l="0" t="0" r="0" b="0"/>
            <wp:docPr id="8" name="Picture 8" descr="Accounts Receivable - Define Account Groups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ccounts Receivable - Define Account Groups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65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A7C90" w14:textId="77777777" w:rsidR="00CD3D8C" w:rsidRPr="00CD3D8C" w:rsidRDefault="00CD3D8C" w:rsidP="00CD3D8C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color w:val="FA5D14"/>
          <w:sz w:val="36"/>
          <w:szCs w:val="36"/>
          <w:lang w:eastAsia="en-IN"/>
        </w:rPr>
      </w:pPr>
      <w:r w:rsidRPr="00CD3D8C">
        <w:rPr>
          <w:rFonts w:ascii="Arial" w:eastAsia="Times New Roman" w:hAnsi="Arial" w:cs="Arial"/>
          <w:color w:val="0000FF"/>
          <w:sz w:val="27"/>
          <w:szCs w:val="27"/>
          <w:bdr w:val="none" w:sz="0" w:space="0" w:color="auto" w:frame="1"/>
          <w:lang w:eastAsia="en-IN"/>
        </w:rPr>
        <w:t>Step 2 :- Create Number Ranges for  Customer Accounts</w:t>
      </w:r>
    </w:p>
    <w:p w14:paraId="773948FF" w14:textId="77777777" w:rsidR="00CD3D8C" w:rsidRPr="00CD3D8C" w:rsidRDefault="00CD3D8C" w:rsidP="00CD3D8C">
      <w:pPr>
        <w:numPr>
          <w:ilvl w:val="0"/>
          <w:numId w:val="3"/>
        </w:numPr>
        <w:spacing w:after="0" w:line="240" w:lineRule="auto"/>
        <w:ind w:left="1170"/>
        <w:textAlignment w:val="baseline"/>
        <w:rPr>
          <w:rFonts w:ascii="Georgia" w:eastAsia="Times New Roman" w:hAnsi="Georgia" w:cs="Times New Roman"/>
          <w:color w:val="333333"/>
          <w:sz w:val="27"/>
          <w:szCs w:val="27"/>
          <w:lang w:eastAsia="en-IN"/>
        </w:rPr>
      </w:pPr>
      <w:r w:rsidRPr="00CD3D8C">
        <w:rPr>
          <w:rFonts w:ascii="Arial" w:eastAsia="Times New Roman" w:hAnsi="Arial" w:cs="Arial"/>
          <w:b/>
          <w:bCs/>
          <w:color w:val="333333"/>
          <w:sz w:val="27"/>
          <w:szCs w:val="27"/>
          <w:bdr w:val="none" w:sz="0" w:space="0" w:color="auto" w:frame="1"/>
          <w:lang w:eastAsia="en-IN"/>
        </w:rPr>
        <w:t>SAP Path :</w:t>
      </w:r>
      <w:r w:rsidRPr="00CD3D8C">
        <w:rPr>
          <w:rFonts w:ascii="Arial" w:eastAsia="Times New Roman" w:hAnsi="Arial" w:cs="Arial"/>
          <w:color w:val="333333"/>
          <w:sz w:val="27"/>
          <w:szCs w:val="27"/>
          <w:bdr w:val="none" w:sz="0" w:space="0" w:color="auto" w:frame="1"/>
          <w:lang w:eastAsia="en-IN"/>
        </w:rPr>
        <w:t>– SPRO –&gt; Financial Accounting –&gt; </w:t>
      </w:r>
      <w:r w:rsidRPr="00CD3D8C">
        <w:rPr>
          <w:rFonts w:ascii="Arial" w:eastAsia="Times New Roman" w:hAnsi="Arial" w:cs="Arial"/>
          <w:i/>
          <w:iCs/>
          <w:color w:val="333333"/>
          <w:sz w:val="27"/>
          <w:szCs w:val="27"/>
          <w:bdr w:val="none" w:sz="0" w:space="0" w:color="auto" w:frame="1"/>
          <w:lang w:eastAsia="en-IN"/>
        </w:rPr>
        <w:t>Accounts Receivable and Accounts Payable</w:t>
      </w:r>
      <w:r w:rsidRPr="00CD3D8C">
        <w:rPr>
          <w:rFonts w:ascii="Arial" w:eastAsia="Times New Roman" w:hAnsi="Arial" w:cs="Arial"/>
          <w:color w:val="333333"/>
          <w:sz w:val="27"/>
          <w:szCs w:val="27"/>
          <w:bdr w:val="none" w:sz="0" w:space="0" w:color="auto" w:frame="1"/>
          <w:lang w:eastAsia="en-IN"/>
        </w:rPr>
        <w:t> –&gt; Customer Accounts –&gt; Master Data –&gt; Preparation for creating customer master data –&gt; Create Number Ranges for Customer Accounts</w:t>
      </w:r>
    </w:p>
    <w:p w14:paraId="6BB250AD" w14:textId="77777777" w:rsidR="00CD3D8C" w:rsidRPr="00CD3D8C" w:rsidRDefault="00CD3D8C" w:rsidP="00CD3D8C">
      <w:pPr>
        <w:numPr>
          <w:ilvl w:val="0"/>
          <w:numId w:val="3"/>
        </w:numPr>
        <w:spacing w:after="0" w:line="240" w:lineRule="auto"/>
        <w:ind w:left="1170"/>
        <w:textAlignment w:val="baseline"/>
        <w:rPr>
          <w:rFonts w:ascii="Georgia" w:eastAsia="Times New Roman" w:hAnsi="Georgia" w:cs="Times New Roman"/>
          <w:color w:val="333333"/>
          <w:sz w:val="27"/>
          <w:szCs w:val="27"/>
          <w:lang w:eastAsia="en-IN"/>
        </w:rPr>
      </w:pPr>
      <w:r w:rsidRPr="00CD3D8C">
        <w:rPr>
          <w:rFonts w:ascii="Arial" w:eastAsia="Times New Roman" w:hAnsi="Arial" w:cs="Arial"/>
          <w:color w:val="333333"/>
          <w:sz w:val="27"/>
          <w:szCs w:val="27"/>
          <w:bdr w:val="none" w:sz="0" w:space="0" w:color="auto" w:frame="1"/>
          <w:lang w:eastAsia="en-IN"/>
        </w:rPr>
        <w:t>Transaction Code : XDN1</w:t>
      </w:r>
    </w:p>
    <w:p w14:paraId="32CDE85F" w14:textId="77777777" w:rsidR="00CD3D8C" w:rsidRPr="00CD3D8C" w:rsidRDefault="00CD3D8C" w:rsidP="00CD3D8C">
      <w:pPr>
        <w:shd w:val="clear" w:color="auto" w:fill="FFFFFF"/>
        <w:spacing w:after="0" w:line="240" w:lineRule="auto"/>
        <w:jc w:val="center"/>
        <w:textAlignment w:val="baseline"/>
        <w:rPr>
          <w:rFonts w:ascii="Georgia" w:eastAsia="Times New Roman" w:hAnsi="Georgia" w:cs="Times New Roman"/>
          <w:color w:val="333333"/>
          <w:sz w:val="27"/>
          <w:szCs w:val="27"/>
          <w:lang w:eastAsia="en-IN"/>
        </w:rPr>
      </w:pPr>
      <w:r w:rsidRPr="00CD3D8C">
        <w:rPr>
          <w:rFonts w:ascii="Arial" w:eastAsia="Times New Roman" w:hAnsi="Arial" w:cs="Arial"/>
          <w:noProof/>
          <w:color w:val="F75403"/>
          <w:sz w:val="27"/>
          <w:szCs w:val="27"/>
          <w:bdr w:val="none" w:sz="0" w:space="0" w:color="auto" w:frame="1"/>
          <w:lang w:eastAsia="en-IN"/>
        </w:rPr>
        <w:drawing>
          <wp:inline distT="0" distB="0" distL="0" distR="0" wp14:anchorId="437E749A" wp14:editId="654C1155">
            <wp:extent cx="3385185" cy="2566670"/>
            <wp:effectExtent l="0" t="0" r="5715" b="5080"/>
            <wp:docPr id="7" name="Picture 7" descr="Accounts receivable - Create number range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ccounts receivable - Create number range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5185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8512A" w14:textId="77777777" w:rsidR="00CD3D8C" w:rsidRPr="00CD3D8C" w:rsidRDefault="00CD3D8C" w:rsidP="00CD3D8C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color w:val="FA5D14"/>
          <w:sz w:val="36"/>
          <w:szCs w:val="36"/>
          <w:lang w:eastAsia="en-IN"/>
        </w:rPr>
      </w:pPr>
      <w:r w:rsidRPr="00CD3D8C">
        <w:rPr>
          <w:rFonts w:ascii="Arial" w:eastAsia="Times New Roman" w:hAnsi="Arial" w:cs="Arial"/>
          <w:color w:val="0000FF"/>
          <w:sz w:val="24"/>
          <w:szCs w:val="24"/>
          <w:u w:val="single"/>
          <w:bdr w:val="none" w:sz="0" w:space="0" w:color="auto" w:frame="1"/>
          <w:lang w:eastAsia="en-IN"/>
        </w:rPr>
        <w:t>Step 3</w:t>
      </w:r>
      <w:r w:rsidRPr="00CD3D8C">
        <w:rPr>
          <w:rFonts w:ascii="Arial" w:eastAsia="Times New Roman" w:hAnsi="Arial" w:cs="Arial"/>
          <w:color w:val="0000FF"/>
          <w:sz w:val="27"/>
          <w:szCs w:val="27"/>
          <w:bdr w:val="none" w:sz="0" w:space="0" w:color="auto" w:frame="1"/>
          <w:lang w:eastAsia="en-IN"/>
        </w:rPr>
        <w:t> :- Assign Number range to Customer Accounts groups :-</w:t>
      </w:r>
    </w:p>
    <w:p w14:paraId="772E8B20" w14:textId="77777777" w:rsidR="00CD3D8C" w:rsidRPr="00CD3D8C" w:rsidRDefault="00CD3D8C" w:rsidP="00CD3D8C">
      <w:pPr>
        <w:numPr>
          <w:ilvl w:val="0"/>
          <w:numId w:val="4"/>
        </w:numPr>
        <w:spacing w:after="0" w:line="240" w:lineRule="auto"/>
        <w:ind w:left="1170"/>
        <w:textAlignment w:val="baseline"/>
        <w:rPr>
          <w:rFonts w:ascii="Georgia" w:eastAsia="Times New Roman" w:hAnsi="Georgia" w:cs="Times New Roman"/>
          <w:color w:val="333333"/>
          <w:sz w:val="27"/>
          <w:szCs w:val="27"/>
          <w:lang w:eastAsia="en-IN"/>
        </w:rPr>
      </w:pPr>
      <w:r w:rsidRPr="00CD3D8C">
        <w:rPr>
          <w:rFonts w:ascii="Arial" w:eastAsia="Times New Roman" w:hAnsi="Arial" w:cs="Arial"/>
          <w:b/>
          <w:bCs/>
          <w:color w:val="333333"/>
          <w:sz w:val="27"/>
          <w:szCs w:val="27"/>
          <w:bdr w:val="none" w:sz="0" w:space="0" w:color="auto" w:frame="1"/>
          <w:lang w:eastAsia="en-IN"/>
        </w:rPr>
        <w:t>SAP Path :</w:t>
      </w:r>
      <w:r w:rsidRPr="00CD3D8C">
        <w:rPr>
          <w:rFonts w:ascii="Arial" w:eastAsia="Times New Roman" w:hAnsi="Arial" w:cs="Arial"/>
          <w:color w:val="333333"/>
          <w:sz w:val="27"/>
          <w:szCs w:val="27"/>
          <w:bdr w:val="none" w:sz="0" w:space="0" w:color="auto" w:frame="1"/>
          <w:lang w:eastAsia="en-IN"/>
        </w:rPr>
        <w:t>– SPRO –&gt; Financial Accounting –&gt; Accounts Receivable and Accounts Payable –&gt; Customer Accounts –&gt; Master Data –&gt; Preparation for creating customer master data –&gt; Assign Number ranges to Customer Accounts groups</w:t>
      </w:r>
    </w:p>
    <w:p w14:paraId="4F9C46C8" w14:textId="77777777" w:rsidR="00CD3D8C" w:rsidRPr="00CD3D8C" w:rsidRDefault="00CD3D8C" w:rsidP="00CD3D8C">
      <w:pPr>
        <w:numPr>
          <w:ilvl w:val="0"/>
          <w:numId w:val="4"/>
        </w:numPr>
        <w:spacing w:after="0" w:line="240" w:lineRule="auto"/>
        <w:ind w:left="1170"/>
        <w:textAlignment w:val="baseline"/>
        <w:rPr>
          <w:rFonts w:ascii="Georgia" w:eastAsia="Times New Roman" w:hAnsi="Georgia" w:cs="Times New Roman"/>
          <w:color w:val="333333"/>
          <w:sz w:val="27"/>
          <w:szCs w:val="27"/>
          <w:lang w:eastAsia="en-IN"/>
        </w:rPr>
      </w:pPr>
      <w:r w:rsidRPr="00CD3D8C">
        <w:rPr>
          <w:rFonts w:ascii="Arial" w:eastAsia="Times New Roman" w:hAnsi="Arial" w:cs="Arial"/>
          <w:color w:val="333333"/>
          <w:sz w:val="27"/>
          <w:szCs w:val="27"/>
          <w:bdr w:val="none" w:sz="0" w:space="0" w:color="auto" w:frame="1"/>
          <w:lang w:eastAsia="en-IN"/>
        </w:rPr>
        <w:t>T Code :- SPRO</w:t>
      </w:r>
    </w:p>
    <w:p w14:paraId="39543FBF" w14:textId="77777777" w:rsidR="00CD3D8C" w:rsidRPr="00CD3D8C" w:rsidRDefault="00CD3D8C" w:rsidP="00CD3D8C">
      <w:pPr>
        <w:shd w:val="clear" w:color="auto" w:fill="FFFFFF"/>
        <w:spacing w:after="0" w:line="240" w:lineRule="auto"/>
        <w:jc w:val="center"/>
        <w:textAlignment w:val="baseline"/>
        <w:rPr>
          <w:rFonts w:ascii="Georgia" w:eastAsia="Times New Roman" w:hAnsi="Georgia" w:cs="Times New Roman"/>
          <w:color w:val="333333"/>
          <w:sz w:val="27"/>
          <w:szCs w:val="27"/>
          <w:lang w:eastAsia="en-IN"/>
        </w:rPr>
      </w:pPr>
      <w:r w:rsidRPr="00CD3D8C">
        <w:rPr>
          <w:rFonts w:ascii="Arial" w:eastAsia="Times New Roman" w:hAnsi="Arial" w:cs="Arial"/>
          <w:noProof/>
          <w:color w:val="F75403"/>
          <w:sz w:val="27"/>
          <w:szCs w:val="27"/>
          <w:bdr w:val="none" w:sz="0" w:space="0" w:color="auto" w:frame="1"/>
          <w:lang w:eastAsia="en-IN"/>
        </w:rPr>
        <w:lastRenderedPageBreak/>
        <w:drawing>
          <wp:inline distT="0" distB="0" distL="0" distR="0" wp14:anchorId="3241DE78" wp14:editId="24006D59">
            <wp:extent cx="3385185" cy="2566670"/>
            <wp:effectExtent l="0" t="0" r="5715" b="5080"/>
            <wp:docPr id="6" name="Picture 6" descr="Accounts Receivable- Customer Accounts groups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ccounts Receivable- Customer Accounts groups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5185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E5B19" w14:textId="77777777" w:rsidR="00CD3D8C" w:rsidRPr="00CD3D8C" w:rsidRDefault="00CD3D8C" w:rsidP="00CD3D8C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color w:val="FA5D14"/>
          <w:sz w:val="36"/>
          <w:szCs w:val="36"/>
          <w:lang w:eastAsia="en-IN"/>
        </w:rPr>
      </w:pPr>
      <w:r w:rsidRPr="00CD3D8C">
        <w:rPr>
          <w:rFonts w:ascii="Arial" w:eastAsia="Times New Roman" w:hAnsi="Arial" w:cs="Arial"/>
          <w:color w:val="0000FF"/>
          <w:sz w:val="27"/>
          <w:szCs w:val="27"/>
          <w:bdr w:val="none" w:sz="0" w:space="0" w:color="auto" w:frame="1"/>
          <w:lang w:eastAsia="en-IN"/>
        </w:rPr>
        <w:t>Step 4 :- Define tolerance group for Customer :-</w:t>
      </w:r>
    </w:p>
    <w:p w14:paraId="5799D0AE" w14:textId="77777777" w:rsidR="00CD3D8C" w:rsidRPr="00CD3D8C" w:rsidRDefault="00CD3D8C" w:rsidP="00CD3D8C">
      <w:pPr>
        <w:numPr>
          <w:ilvl w:val="0"/>
          <w:numId w:val="5"/>
        </w:numPr>
        <w:spacing w:after="0" w:line="240" w:lineRule="auto"/>
        <w:ind w:left="1170"/>
        <w:textAlignment w:val="baseline"/>
        <w:rPr>
          <w:rFonts w:ascii="Georgia" w:eastAsia="Times New Roman" w:hAnsi="Georgia" w:cs="Times New Roman"/>
          <w:color w:val="333333"/>
          <w:sz w:val="27"/>
          <w:szCs w:val="27"/>
          <w:lang w:eastAsia="en-IN"/>
        </w:rPr>
      </w:pPr>
      <w:r w:rsidRPr="00CD3D8C">
        <w:rPr>
          <w:rFonts w:ascii="Arial" w:eastAsia="Times New Roman" w:hAnsi="Arial" w:cs="Arial"/>
          <w:b/>
          <w:bCs/>
          <w:color w:val="333333"/>
          <w:sz w:val="27"/>
          <w:szCs w:val="27"/>
          <w:bdr w:val="none" w:sz="0" w:space="0" w:color="auto" w:frame="1"/>
          <w:lang w:eastAsia="en-IN"/>
        </w:rPr>
        <w:t>SAP Path :</w:t>
      </w:r>
      <w:r w:rsidRPr="00CD3D8C">
        <w:rPr>
          <w:rFonts w:ascii="Arial" w:eastAsia="Times New Roman" w:hAnsi="Arial" w:cs="Arial"/>
          <w:color w:val="333333"/>
          <w:sz w:val="27"/>
          <w:szCs w:val="27"/>
          <w:bdr w:val="none" w:sz="0" w:space="0" w:color="auto" w:frame="1"/>
          <w:lang w:eastAsia="en-IN"/>
        </w:rPr>
        <w:t>– SPRO –&gt; Financial Accounting –&gt; </w:t>
      </w:r>
      <w:r w:rsidRPr="00CD3D8C">
        <w:rPr>
          <w:rFonts w:ascii="Arial" w:eastAsia="Times New Roman" w:hAnsi="Arial" w:cs="Arial"/>
          <w:i/>
          <w:iCs/>
          <w:color w:val="333333"/>
          <w:sz w:val="27"/>
          <w:szCs w:val="27"/>
          <w:bdr w:val="none" w:sz="0" w:space="0" w:color="auto" w:frame="1"/>
          <w:lang w:eastAsia="en-IN"/>
        </w:rPr>
        <w:t>Accounts Receivable and Accounts Payable</w:t>
      </w:r>
      <w:r w:rsidRPr="00CD3D8C">
        <w:rPr>
          <w:rFonts w:ascii="Arial" w:eastAsia="Times New Roman" w:hAnsi="Arial" w:cs="Arial"/>
          <w:color w:val="333333"/>
          <w:sz w:val="27"/>
          <w:szCs w:val="27"/>
          <w:bdr w:val="none" w:sz="0" w:space="0" w:color="auto" w:frame="1"/>
          <w:lang w:eastAsia="en-IN"/>
        </w:rPr>
        <w:t> –&gt; Business Transactions –&gt; Incoming payments –&gt; Manual incoming payments –&gt; Define Tolerance ( Customer )</w:t>
      </w:r>
    </w:p>
    <w:p w14:paraId="42E79421" w14:textId="77777777" w:rsidR="00CD3D8C" w:rsidRPr="00CD3D8C" w:rsidRDefault="00CD3D8C" w:rsidP="00CD3D8C">
      <w:pPr>
        <w:numPr>
          <w:ilvl w:val="0"/>
          <w:numId w:val="5"/>
        </w:numPr>
        <w:spacing w:after="0" w:line="240" w:lineRule="auto"/>
        <w:ind w:left="1170"/>
        <w:textAlignment w:val="baseline"/>
        <w:rPr>
          <w:rFonts w:ascii="Georgia" w:eastAsia="Times New Roman" w:hAnsi="Georgia" w:cs="Times New Roman"/>
          <w:color w:val="333333"/>
          <w:sz w:val="27"/>
          <w:szCs w:val="27"/>
          <w:lang w:eastAsia="en-IN"/>
        </w:rPr>
      </w:pPr>
      <w:r w:rsidRPr="00CD3D8C">
        <w:rPr>
          <w:rFonts w:ascii="Arial" w:eastAsia="Times New Roman" w:hAnsi="Arial" w:cs="Arial"/>
          <w:b/>
          <w:bCs/>
          <w:color w:val="333333"/>
          <w:sz w:val="27"/>
          <w:szCs w:val="27"/>
          <w:bdr w:val="none" w:sz="0" w:space="0" w:color="auto" w:frame="1"/>
          <w:lang w:eastAsia="en-IN"/>
        </w:rPr>
        <w:t>T Code :- OBA3</w:t>
      </w:r>
    </w:p>
    <w:p w14:paraId="492A8590" w14:textId="77777777" w:rsidR="00CD3D8C" w:rsidRPr="00CD3D8C" w:rsidRDefault="00CD3D8C" w:rsidP="00CD3D8C">
      <w:pPr>
        <w:shd w:val="clear" w:color="auto" w:fill="FFFFFF"/>
        <w:spacing w:after="0" w:line="240" w:lineRule="auto"/>
        <w:jc w:val="center"/>
        <w:textAlignment w:val="baseline"/>
        <w:rPr>
          <w:rFonts w:ascii="Georgia" w:eastAsia="Times New Roman" w:hAnsi="Georgia" w:cs="Times New Roman"/>
          <w:color w:val="333333"/>
          <w:sz w:val="27"/>
          <w:szCs w:val="27"/>
          <w:lang w:eastAsia="en-IN"/>
        </w:rPr>
      </w:pPr>
      <w:r w:rsidRPr="00CD3D8C">
        <w:rPr>
          <w:rFonts w:ascii="Arial" w:eastAsia="Times New Roman" w:hAnsi="Arial" w:cs="Arial"/>
          <w:noProof/>
          <w:color w:val="F75403"/>
          <w:sz w:val="27"/>
          <w:szCs w:val="27"/>
          <w:bdr w:val="none" w:sz="0" w:space="0" w:color="auto" w:frame="1"/>
          <w:lang w:eastAsia="en-IN"/>
        </w:rPr>
        <w:drawing>
          <wp:inline distT="0" distB="0" distL="0" distR="0" wp14:anchorId="3F6FBB4F" wp14:editId="3C71A695">
            <wp:extent cx="2935605" cy="2791460"/>
            <wp:effectExtent l="0" t="0" r="0" b="8890"/>
            <wp:docPr id="5" name="Picture 5" descr="Accounts Receivable - Define tolerance group for Customer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ccounts Receivable - Define tolerance group for Customer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605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2BB67" w14:textId="77777777" w:rsidR="00CD3D8C" w:rsidRPr="00CD3D8C" w:rsidRDefault="00CD3D8C" w:rsidP="00CD3D8C">
      <w:pPr>
        <w:shd w:val="clear" w:color="auto" w:fill="FFFFFF"/>
        <w:spacing w:after="0" w:line="240" w:lineRule="auto"/>
        <w:textAlignment w:val="baseline"/>
        <w:outlineLvl w:val="3"/>
        <w:rPr>
          <w:rFonts w:ascii="Arial" w:eastAsia="Times New Roman" w:hAnsi="Arial" w:cs="Arial"/>
          <w:color w:val="FA5D14"/>
          <w:sz w:val="32"/>
          <w:szCs w:val="32"/>
          <w:lang w:eastAsia="en-IN"/>
        </w:rPr>
      </w:pPr>
      <w:r w:rsidRPr="00CD3D8C">
        <w:rPr>
          <w:rFonts w:ascii="Arial" w:eastAsia="Times New Roman" w:hAnsi="Arial" w:cs="Arial"/>
          <w:color w:val="0000FF"/>
          <w:sz w:val="27"/>
          <w:szCs w:val="27"/>
          <w:bdr w:val="none" w:sz="0" w:space="0" w:color="auto" w:frame="1"/>
          <w:lang w:eastAsia="en-IN"/>
        </w:rPr>
        <w:t>Step 5 :- Creation of GL Reconciliation Accounts ( Sundry Debtors )</w:t>
      </w:r>
    </w:p>
    <w:p w14:paraId="23EC534F" w14:textId="77777777" w:rsidR="00CD3D8C" w:rsidRPr="00CD3D8C" w:rsidRDefault="00CD3D8C" w:rsidP="00CD3D8C">
      <w:pPr>
        <w:numPr>
          <w:ilvl w:val="0"/>
          <w:numId w:val="6"/>
        </w:numPr>
        <w:spacing w:after="0" w:line="240" w:lineRule="auto"/>
        <w:ind w:left="1170"/>
        <w:textAlignment w:val="baseline"/>
        <w:rPr>
          <w:rFonts w:ascii="Georgia" w:eastAsia="Times New Roman" w:hAnsi="Georgia" w:cs="Times New Roman"/>
          <w:color w:val="333333"/>
          <w:sz w:val="27"/>
          <w:szCs w:val="27"/>
          <w:lang w:eastAsia="en-IN"/>
        </w:rPr>
      </w:pPr>
      <w:r w:rsidRPr="00CD3D8C">
        <w:rPr>
          <w:rFonts w:ascii="Arial" w:eastAsia="Times New Roman" w:hAnsi="Arial" w:cs="Arial"/>
          <w:b/>
          <w:bCs/>
          <w:color w:val="333333"/>
          <w:sz w:val="27"/>
          <w:szCs w:val="27"/>
          <w:bdr w:val="none" w:sz="0" w:space="0" w:color="auto" w:frame="1"/>
          <w:lang w:eastAsia="en-IN"/>
        </w:rPr>
        <w:t>SAP Menu Path:-</w:t>
      </w:r>
      <w:r w:rsidRPr="00CD3D8C">
        <w:rPr>
          <w:rFonts w:ascii="Arial" w:eastAsia="Times New Roman" w:hAnsi="Arial" w:cs="Arial"/>
          <w:color w:val="333333"/>
          <w:sz w:val="27"/>
          <w:szCs w:val="27"/>
          <w:bdr w:val="none" w:sz="0" w:space="0" w:color="auto" w:frame="1"/>
          <w:lang w:eastAsia="en-IN"/>
        </w:rPr>
        <w:t> SAP Menu  –&gt; Accounting –&gt; Financial Accounting –&gt; General Ledger –&gt; Master Records –&gt; Individual Processing  –&gt; </w:t>
      </w:r>
      <w:r w:rsidRPr="00CD3D8C">
        <w:rPr>
          <w:rFonts w:ascii="Arial" w:eastAsia="Times New Roman" w:hAnsi="Arial" w:cs="Arial"/>
          <w:b/>
          <w:bCs/>
          <w:color w:val="333333"/>
          <w:sz w:val="27"/>
          <w:szCs w:val="27"/>
          <w:bdr w:val="none" w:sz="0" w:space="0" w:color="auto" w:frame="1"/>
          <w:lang w:eastAsia="en-IN"/>
        </w:rPr>
        <w:t>Create Centrally</w:t>
      </w:r>
    </w:p>
    <w:p w14:paraId="3C44BEF6" w14:textId="77777777" w:rsidR="00CD3D8C" w:rsidRPr="00CD3D8C" w:rsidRDefault="00CD3D8C" w:rsidP="00CD3D8C">
      <w:pPr>
        <w:numPr>
          <w:ilvl w:val="0"/>
          <w:numId w:val="6"/>
        </w:numPr>
        <w:spacing w:after="0" w:line="240" w:lineRule="auto"/>
        <w:ind w:left="1170"/>
        <w:textAlignment w:val="baseline"/>
        <w:rPr>
          <w:rFonts w:ascii="Georgia" w:eastAsia="Times New Roman" w:hAnsi="Georgia" w:cs="Times New Roman"/>
          <w:color w:val="333333"/>
          <w:sz w:val="27"/>
          <w:szCs w:val="27"/>
          <w:lang w:eastAsia="en-IN"/>
        </w:rPr>
      </w:pPr>
      <w:r w:rsidRPr="00CD3D8C">
        <w:rPr>
          <w:rFonts w:ascii="Arial" w:eastAsia="Times New Roman" w:hAnsi="Arial" w:cs="Arial"/>
          <w:b/>
          <w:bCs/>
          <w:color w:val="333333"/>
          <w:sz w:val="27"/>
          <w:szCs w:val="27"/>
          <w:bdr w:val="none" w:sz="0" w:space="0" w:color="auto" w:frame="1"/>
          <w:lang w:eastAsia="en-IN"/>
        </w:rPr>
        <w:t>Transaction Code :- FS00</w:t>
      </w:r>
    </w:p>
    <w:p w14:paraId="345EC539" w14:textId="77777777" w:rsidR="00CD3D8C" w:rsidRPr="00CD3D8C" w:rsidRDefault="00CD3D8C" w:rsidP="00CD3D8C">
      <w:pPr>
        <w:shd w:val="clear" w:color="auto" w:fill="FFFFFF"/>
        <w:spacing w:after="0" w:line="240" w:lineRule="auto"/>
        <w:jc w:val="center"/>
        <w:textAlignment w:val="baseline"/>
        <w:rPr>
          <w:rFonts w:ascii="Georgia" w:eastAsia="Times New Roman" w:hAnsi="Georgia" w:cs="Times New Roman"/>
          <w:color w:val="333333"/>
          <w:sz w:val="27"/>
          <w:szCs w:val="27"/>
          <w:lang w:eastAsia="en-IN"/>
        </w:rPr>
      </w:pPr>
      <w:r w:rsidRPr="00CD3D8C">
        <w:rPr>
          <w:rFonts w:ascii="Arial" w:eastAsia="Times New Roman" w:hAnsi="Arial" w:cs="Arial"/>
          <w:noProof/>
          <w:color w:val="F75403"/>
          <w:sz w:val="27"/>
          <w:szCs w:val="27"/>
          <w:bdr w:val="none" w:sz="0" w:space="0" w:color="auto" w:frame="1"/>
          <w:lang w:eastAsia="en-IN"/>
        </w:rPr>
        <w:lastRenderedPageBreak/>
        <w:drawing>
          <wp:inline distT="0" distB="0" distL="0" distR="0" wp14:anchorId="6F1076A5" wp14:editId="65A493F2">
            <wp:extent cx="2999740" cy="3545205"/>
            <wp:effectExtent l="0" t="0" r="0" b="0"/>
            <wp:docPr id="4" name="Picture 4" descr="Accounts Receivable - edit gl Account centrally SAP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ccounts Receivable - edit gl Account centrally SAP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740" cy="354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0FE17" w14:textId="77777777" w:rsidR="00CD3D8C" w:rsidRPr="00CD3D8C" w:rsidRDefault="00CD3D8C" w:rsidP="00CD3D8C">
      <w:pPr>
        <w:shd w:val="clear" w:color="auto" w:fill="FFFFFF"/>
        <w:spacing w:after="0" w:line="240" w:lineRule="auto"/>
        <w:textAlignment w:val="baseline"/>
        <w:outlineLvl w:val="3"/>
        <w:rPr>
          <w:rFonts w:ascii="Arial" w:eastAsia="Times New Roman" w:hAnsi="Arial" w:cs="Arial"/>
          <w:color w:val="FA5D14"/>
          <w:sz w:val="32"/>
          <w:szCs w:val="32"/>
          <w:lang w:eastAsia="en-IN"/>
        </w:rPr>
      </w:pPr>
      <w:r w:rsidRPr="00CD3D8C">
        <w:rPr>
          <w:rFonts w:ascii="Arial" w:eastAsia="Times New Roman" w:hAnsi="Arial" w:cs="Arial"/>
          <w:color w:val="0000FF"/>
          <w:sz w:val="27"/>
          <w:szCs w:val="27"/>
          <w:bdr w:val="none" w:sz="0" w:space="0" w:color="auto" w:frame="1"/>
          <w:lang w:eastAsia="en-IN"/>
        </w:rPr>
        <w:t>Step 6 :- Creation of Customer master records</w:t>
      </w:r>
    </w:p>
    <w:p w14:paraId="30E07ECA" w14:textId="77777777" w:rsidR="00CD3D8C" w:rsidRPr="00CD3D8C" w:rsidRDefault="00CD3D8C" w:rsidP="00CD3D8C">
      <w:pPr>
        <w:numPr>
          <w:ilvl w:val="0"/>
          <w:numId w:val="7"/>
        </w:numPr>
        <w:spacing w:after="0" w:line="240" w:lineRule="auto"/>
        <w:ind w:left="1170"/>
        <w:textAlignment w:val="baseline"/>
        <w:rPr>
          <w:rFonts w:ascii="Georgia" w:eastAsia="Times New Roman" w:hAnsi="Georgia" w:cs="Times New Roman"/>
          <w:color w:val="333333"/>
          <w:sz w:val="27"/>
          <w:szCs w:val="27"/>
          <w:lang w:eastAsia="en-IN"/>
        </w:rPr>
      </w:pPr>
      <w:r w:rsidRPr="00CD3D8C">
        <w:rPr>
          <w:rFonts w:ascii="Arial" w:eastAsia="Times New Roman" w:hAnsi="Arial" w:cs="Arial"/>
          <w:color w:val="333333"/>
          <w:sz w:val="27"/>
          <w:szCs w:val="27"/>
          <w:bdr w:val="none" w:sz="0" w:space="0" w:color="auto" w:frame="1"/>
          <w:lang w:eastAsia="en-IN"/>
        </w:rPr>
        <w:t>SAP Menu Path :- SAP Menu –&gt; Accounting –&gt; Financial Accounting –&gt; Accounts Receivable –&gt; Master Records –&gt; Create</w:t>
      </w:r>
    </w:p>
    <w:p w14:paraId="2F6CDB55" w14:textId="77777777" w:rsidR="00CD3D8C" w:rsidRPr="00CD3D8C" w:rsidRDefault="00CD3D8C" w:rsidP="00CD3D8C">
      <w:pPr>
        <w:numPr>
          <w:ilvl w:val="0"/>
          <w:numId w:val="7"/>
        </w:numPr>
        <w:spacing w:after="0" w:line="240" w:lineRule="auto"/>
        <w:ind w:left="1170"/>
        <w:textAlignment w:val="baseline"/>
        <w:rPr>
          <w:rFonts w:ascii="Georgia" w:eastAsia="Times New Roman" w:hAnsi="Georgia" w:cs="Times New Roman"/>
          <w:color w:val="333333"/>
          <w:sz w:val="27"/>
          <w:szCs w:val="27"/>
          <w:lang w:eastAsia="en-IN"/>
        </w:rPr>
      </w:pPr>
      <w:r w:rsidRPr="00CD3D8C">
        <w:rPr>
          <w:rFonts w:ascii="Arial" w:eastAsia="Times New Roman" w:hAnsi="Arial" w:cs="Arial"/>
          <w:b/>
          <w:bCs/>
          <w:color w:val="333333"/>
          <w:sz w:val="27"/>
          <w:szCs w:val="27"/>
          <w:bdr w:val="none" w:sz="0" w:space="0" w:color="auto" w:frame="1"/>
          <w:lang w:eastAsia="en-IN"/>
        </w:rPr>
        <w:t>T Code:- XD01</w:t>
      </w:r>
    </w:p>
    <w:p w14:paraId="7E271E72" w14:textId="77777777" w:rsidR="00CD3D8C" w:rsidRPr="00CD3D8C" w:rsidRDefault="00CD3D8C" w:rsidP="00CD3D8C">
      <w:pPr>
        <w:shd w:val="clear" w:color="auto" w:fill="FFFFFF"/>
        <w:spacing w:after="0" w:line="240" w:lineRule="auto"/>
        <w:jc w:val="center"/>
        <w:textAlignment w:val="baseline"/>
        <w:rPr>
          <w:rFonts w:ascii="Georgia" w:eastAsia="Times New Roman" w:hAnsi="Georgia" w:cs="Times New Roman"/>
          <w:color w:val="333333"/>
          <w:sz w:val="27"/>
          <w:szCs w:val="27"/>
          <w:lang w:eastAsia="en-IN"/>
        </w:rPr>
      </w:pPr>
      <w:r w:rsidRPr="00CD3D8C">
        <w:rPr>
          <w:rFonts w:ascii="Arial" w:eastAsia="Times New Roman" w:hAnsi="Arial" w:cs="Arial"/>
          <w:noProof/>
          <w:color w:val="F75403"/>
          <w:sz w:val="27"/>
          <w:szCs w:val="27"/>
          <w:bdr w:val="none" w:sz="0" w:space="0" w:color="auto" w:frame="1"/>
          <w:lang w:eastAsia="en-IN"/>
        </w:rPr>
        <w:drawing>
          <wp:inline distT="0" distB="0" distL="0" distR="0" wp14:anchorId="75CC9C6D" wp14:editId="459A08EB">
            <wp:extent cx="2935605" cy="3850005"/>
            <wp:effectExtent l="0" t="0" r="0" b="0"/>
            <wp:docPr id="3" name="Picture 3" descr="Creation of Customer master records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reation of Customer master records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605" cy="385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80210" w14:textId="77777777" w:rsidR="00CD3D8C" w:rsidRPr="00CD3D8C" w:rsidRDefault="00CD3D8C" w:rsidP="00CD3D8C">
      <w:pPr>
        <w:shd w:val="clear" w:color="auto" w:fill="FFFFFF"/>
        <w:spacing w:after="0" w:line="240" w:lineRule="auto"/>
        <w:textAlignment w:val="baseline"/>
        <w:outlineLvl w:val="3"/>
        <w:rPr>
          <w:rFonts w:ascii="Arial" w:eastAsia="Times New Roman" w:hAnsi="Arial" w:cs="Arial"/>
          <w:color w:val="FA5D14"/>
          <w:sz w:val="32"/>
          <w:szCs w:val="32"/>
          <w:lang w:eastAsia="en-IN"/>
        </w:rPr>
      </w:pPr>
      <w:r w:rsidRPr="00CD3D8C">
        <w:rPr>
          <w:rFonts w:ascii="Arial" w:eastAsia="Times New Roman" w:hAnsi="Arial" w:cs="Arial"/>
          <w:color w:val="0000FF"/>
          <w:sz w:val="27"/>
          <w:szCs w:val="27"/>
          <w:bdr w:val="none" w:sz="0" w:space="0" w:color="auto" w:frame="1"/>
          <w:lang w:eastAsia="en-IN"/>
        </w:rPr>
        <w:t>Step 7:- Document types and Number range ( DR, DZ, DA )</w:t>
      </w:r>
    </w:p>
    <w:p w14:paraId="3D03E306" w14:textId="77777777" w:rsidR="00CD3D8C" w:rsidRPr="00CD3D8C" w:rsidRDefault="00CD3D8C" w:rsidP="00CD3D8C">
      <w:pPr>
        <w:numPr>
          <w:ilvl w:val="0"/>
          <w:numId w:val="8"/>
        </w:numPr>
        <w:spacing w:after="0" w:line="240" w:lineRule="auto"/>
        <w:ind w:left="1170"/>
        <w:textAlignment w:val="baseline"/>
        <w:rPr>
          <w:rFonts w:ascii="Georgia" w:eastAsia="Times New Roman" w:hAnsi="Georgia" w:cs="Times New Roman"/>
          <w:color w:val="333333"/>
          <w:sz w:val="27"/>
          <w:szCs w:val="27"/>
          <w:lang w:eastAsia="en-IN"/>
        </w:rPr>
      </w:pPr>
      <w:r w:rsidRPr="00CD3D8C">
        <w:rPr>
          <w:rFonts w:ascii="Arial" w:eastAsia="Times New Roman" w:hAnsi="Arial" w:cs="Arial"/>
          <w:b/>
          <w:bCs/>
          <w:color w:val="333333"/>
          <w:sz w:val="27"/>
          <w:szCs w:val="27"/>
          <w:bdr w:val="none" w:sz="0" w:space="0" w:color="auto" w:frame="1"/>
          <w:lang w:eastAsia="en-IN"/>
        </w:rPr>
        <w:lastRenderedPageBreak/>
        <w:t>SAP Menu Path:</w:t>
      </w:r>
      <w:r w:rsidRPr="00CD3D8C">
        <w:rPr>
          <w:rFonts w:ascii="Arial" w:eastAsia="Times New Roman" w:hAnsi="Arial" w:cs="Arial"/>
          <w:color w:val="333333"/>
          <w:sz w:val="27"/>
          <w:szCs w:val="27"/>
          <w:bdr w:val="none" w:sz="0" w:space="0" w:color="auto" w:frame="1"/>
          <w:lang w:eastAsia="en-IN"/>
        </w:rPr>
        <w:t>– SPRO –&gt; IMG –&gt;Financial Accounting –&gt;Financial Accounting Global Setting –&gt;Document–&gt;Document Number ranges –&gt; </w:t>
      </w:r>
      <w:r w:rsidRPr="00CD3D8C">
        <w:rPr>
          <w:rFonts w:ascii="Arial" w:eastAsia="Times New Roman" w:hAnsi="Arial" w:cs="Arial"/>
          <w:b/>
          <w:bCs/>
          <w:color w:val="333333"/>
          <w:sz w:val="27"/>
          <w:szCs w:val="27"/>
          <w:bdr w:val="none" w:sz="0" w:space="0" w:color="auto" w:frame="1"/>
          <w:lang w:eastAsia="en-IN"/>
        </w:rPr>
        <w:t>Define Document Number Ranges</w:t>
      </w:r>
    </w:p>
    <w:p w14:paraId="59293465" w14:textId="77777777" w:rsidR="00CD3D8C" w:rsidRPr="00CD3D8C" w:rsidRDefault="00CD3D8C" w:rsidP="00CD3D8C">
      <w:pPr>
        <w:numPr>
          <w:ilvl w:val="0"/>
          <w:numId w:val="8"/>
        </w:numPr>
        <w:spacing w:after="0" w:line="240" w:lineRule="auto"/>
        <w:ind w:left="1170"/>
        <w:textAlignment w:val="baseline"/>
        <w:rPr>
          <w:rFonts w:ascii="Georgia" w:eastAsia="Times New Roman" w:hAnsi="Georgia" w:cs="Times New Roman"/>
          <w:color w:val="333333"/>
          <w:sz w:val="27"/>
          <w:szCs w:val="27"/>
          <w:lang w:eastAsia="en-IN"/>
        </w:rPr>
      </w:pPr>
      <w:r w:rsidRPr="00CD3D8C">
        <w:rPr>
          <w:rFonts w:ascii="Arial" w:eastAsia="Times New Roman" w:hAnsi="Arial" w:cs="Arial"/>
          <w:b/>
          <w:bCs/>
          <w:color w:val="333333"/>
          <w:sz w:val="27"/>
          <w:szCs w:val="27"/>
          <w:bdr w:val="none" w:sz="0" w:space="0" w:color="auto" w:frame="1"/>
          <w:lang w:eastAsia="en-IN"/>
        </w:rPr>
        <w:t>Transaction Code:- FBN1</w:t>
      </w:r>
    </w:p>
    <w:p w14:paraId="1CCBF104" w14:textId="77777777" w:rsidR="00CD3D8C" w:rsidRPr="00CD3D8C" w:rsidRDefault="00CD3D8C" w:rsidP="00CD3D8C">
      <w:pPr>
        <w:shd w:val="clear" w:color="auto" w:fill="FFFFFF"/>
        <w:spacing w:after="0" w:line="240" w:lineRule="auto"/>
        <w:textAlignment w:val="baseline"/>
        <w:rPr>
          <w:rFonts w:ascii="Georgia" w:eastAsia="Times New Roman" w:hAnsi="Georgia" w:cs="Times New Roman"/>
          <w:color w:val="333333"/>
          <w:sz w:val="27"/>
          <w:szCs w:val="27"/>
          <w:lang w:eastAsia="en-IN"/>
        </w:rPr>
      </w:pPr>
      <w:r w:rsidRPr="00CD3D8C">
        <w:rPr>
          <w:rFonts w:ascii="Arial" w:eastAsia="Times New Roman" w:hAnsi="Arial" w:cs="Arial"/>
          <w:noProof/>
          <w:color w:val="F75403"/>
          <w:sz w:val="27"/>
          <w:szCs w:val="27"/>
          <w:bdr w:val="none" w:sz="0" w:space="0" w:color="auto" w:frame="1"/>
          <w:lang w:eastAsia="en-IN"/>
        </w:rPr>
        <w:drawing>
          <wp:inline distT="0" distB="0" distL="0" distR="0" wp14:anchorId="4154FB02" wp14:editId="742E5B2F">
            <wp:extent cx="3288665" cy="2935605"/>
            <wp:effectExtent l="0" t="0" r="6985" b="0"/>
            <wp:docPr id="2" name="Picture 2" descr="Define Document Number Range..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efine Document Number Range..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665" cy="293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9F6A0" w14:textId="77777777" w:rsidR="00CD3D8C" w:rsidRPr="00CD3D8C" w:rsidRDefault="00CD3D8C" w:rsidP="00CD3D8C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color w:val="FA5D14"/>
          <w:sz w:val="36"/>
          <w:szCs w:val="36"/>
          <w:lang w:eastAsia="en-IN"/>
        </w:rPr>
      </w:pPr>
      <w:r w:rsidRPr="00CD3D8C">
        <w:rPr>
          <w:rFonts w:ascii="Arial" w:eastAsia="Times New Roman" w:hAnsi="Arial" w:cs="Arial"/>
          <w:color w:val="0000FF"/>
          <w:sz w:val="27"/>
          <w:szCs w:val="27"/>
          <w:bdr w:val="none" w:sz="0" w:space="0" w:color="auto" w:frame="1"/>
          <w:lang w:eastAsia="en-IN"/>
        </w:rPr>
        <w:t>Step 8:- Bill of Exchange:-</w:t>
      </w:r>
    </w:p>
    <w:p w14:paraId="68A73F99" w14:textId="77777777" w:rsidR="00CD3D8C" w:rsidRPr="00CD3D8C" w:rsidRDefault="00CD3D8C" w:rsidP="00CD3D8C">
      <w:pPr>
        <w:numPr>
          <w:ilvl w:val="0"/>
          <w:numId w:val="9"/>
        </w:numPr>
        <w:spacing w:after="0" w:line="240" w:lineRule="auto"/>
        <w:ind w:left="1170"/>
        <w:textAlignment w:val="baseline"/>
        <w:rPr>
          <w:rFonts w:ascii="Georgia" w:eastAsia="Times New Roman" w:hAnsi="Georgia" w:cs="Times New Roman"/>
          <w:color w:val="333333"/>
          <w:sz w:val="27"/>
          <w:szCs w:val="27"/>
          <w:lang w:eastAsia="en-IN"/>
        </w:rPr>
      </w:pPr>
      <w:r w:rsidRPr="00CD3D8C">
        <w:rPr>
          <w:rFonts w:ascii="Arial" w:eastAsia="Times New Roman" w:hAnsi="Arial" w:cs="Arial"/>
          <w:color w:val="333333"/>
          <w:sz w:val="27"/>
          <w:szCs w:val="27"/>
          <w:bdr w:val="none" w:sz="0" w:space="0" w:color="auto" w:frame="1"/>
          <w:lang w:eastAsia="en-IN"/>
        </w:rPr>
        <w:t>SAP Menu Path :- SPRO –&gt; IMG –&gt; Financial Accounting –&gt; Bank Accounting –&gt; Business Transactions –&gt; Bills of Exchange Transactions –&gt; Bills of exchange receivable –&gt; Define Alternative recon a/c for bills of exchange</w:t>
      </w:r>
    </w:p>
    <w:p w14:paraId="733FCADD" w14:textId="77777777" w:rsidR="00CD3D8C" w:rsidRPr="00CD3D8C" w:rsidRDefault="00CD3D8C" w:rsidP="00CD3D8C">
      <w:pPr>
        <w:numPr>
          <w:ilvl w:val="0"/>
          <w:numId w:val="9"/>
        </w:numPr>
        <w:spacing w:after="0" w:line="240" w:lineRule="auto"/>
        <w:ind w:left="1170"/>
        <w:textAlignment w:val="baseline"/>
        <w:rPr>
          <w:rFonts w:ascii="Georgia" w:eastAsia="Times New Roman" w:hAnsi="Georgia" w:cs="Times New Roman"/>
          <w:color w:val="333333"/>
          <w:sz w:val="27"/>
          <w:szCs w:val="27"/>
          <w:lang w:eastAsia="en-IN"/>
        </w:rPr>
      </w:pPr>
      <w:r w:rsidRPr="00CD3D8C">
        <w:rPr>
          <w:rFonts w:ascii="Arial" w:eastAsia="Times New Roman" w:hAnsi="Arial" w:cs="Arial"/>
          <w:color w:val="333333"/>
          <w:sz w:val="27"/>
          <w:szCs w:val="27"/>
          <w:bdr w:val="none" w:sz="0" w:space="0" w:color="auto" w:frame="1"/>
          <w:lang w:eastAsia="en-IN"/>
        </w:rPr>
        <w:t>Transaction Code:- OBYN</w:t>
      </w:r>
    </w:p>
    <w:p w14:paraId="71566AE8" w14:textId="77777777" w:rsidR="00CD3D8C" w:rsidRPr="00CD3D8C" w:rsidRDefault="00CD3D8C" w:rsidP="00CD3D8C">
      <w:pPr>
        <w:shd w:val="clear" w:color="auto" w:fill="FFFFFF"/>
        <w:spacing w:after="0" w:line="240" w:lineRule="auto"/>
        <w:textAlignment w:val="baseline"/>
        <w:outlineLvl w:val="3"/>
        <w:rPr>
          <w:rFonts w:ascii="Arial" w:eastAsia="Times New Roman" w:hAnsi="Arial" w:cs="Arial"/>
          <w:color w:val="FA5D14"/>
          <w:sz w:val="32"/>
          <w:szCs w:val="32"/>
          <w:lang w:eastAsia="en-IN"/>
        </w:rPr>
      </w:pPr>
      <w:r w:rsidRPr="00CD3D8C">
        <w:rPr>
          <w:rFonts w:ascii="Arial" w:eastAsia="Times New Roman" w:hAnsi="Arial" w:cs="Arial"/>
          <w:color w:val="0000FF"/>
          <w:sz w:val="27"/>
          <w:szCs w:val="27"/>
          <w:bdr w:val="none" w:sz="0" w:space="0" w:color="auto" w:frame="1"/>
          <w:lang w:eastAsia="en-IN"/>
        </w:rPr>
        <w:t>Step 9:- Dunning</w:t>
      </w:r>
    </w:p>
    <w:p w14:paraId="1B503268" w14:textId="77777777" w:rsidR="00CD3D8C" w:rsidRPr="00CD3D8C" w:rsidRDefault="00CD3D8C" w:rsidP="00CD3D8C">
      <w:pPr>
        <w:numPr>
          <w:ilvl w:val="0"/>
          <w:numId w:val="10"/>
        </w:numPr>
        <w:spacing w:after="0" w:line="240" w:lineRule="auto"/>
        <w:ind w:left="1170"/>
        <w:textAlignment w:val="baseline"/>
        <w:rPr>
          <w:rFonts w:ascii="Georgia" w:eastAsia="Times New Roman" w:hAnsi="Georgia" w:cs="Times New Roman"/>
          <w:color w:val="333333"/>
          <w:sz w:val="27"/>
          <w:szCs w:val="27"/>
          <w:lang w:eastAsia="en-IN"/>
        </w:rPr>
      </w:pPr>
      <w:r w:rsidRPr="00CD3D8C">
        <w:rPr>
          <w:rFonts w:ascii="Arial" w:eastAsia="Times New Roman" w:hAnsi="Arial" w:cs="Arial"/>
          <w:b/>
          <w:bCs/>
          <w:color w:val="333333"/>
          <w:sz w:val="27"/>
          <w:szCs w:val="27"/>
          <w:bdr w:val="none" w:sz="0" w:space="0" w:color="auto" w:frame="1"/>
          <w:lang w:eastAsia="en-IN"/>
        </w:rPr>
        <w:t>SAP Path :</w:t>
      </w:r>
      <w:r w:rsidRPr="00CD3D8C">
        <w:rPr>
          <w:rFonts w:ascii="Arial" w:eastAsia="Times New Roman" w:hAnsi="Arial" w:cs="Arial"/>
          <w:color w:val="333333"/>
          <w:sz w:val="27"/>
          <w:szCs w:val="27"/>
          <w:bdr w:val="none" w:sz="0" w:space="0" w:color="auto" w:frame="1"/>
          <w:lang w:eastAsia="en-IN"/>
        </w:rPr>
        <w:t>– SPRO –&gt; Financial Accounting –&gt; </w:t>
      </w:r>
      <w:r w:rsidRPr="00CD3D8C">
        <w:rPr>
          <w:rFonts w:ascii="Arial" w:eastAsia="Times New Roman" w:hAnsi="Arial" w:cs="Arial"/>
          <w:i/>
          <w:iCs/>
          <w:color w:val="333333"/>
          <w:sz w:val="27"/>
          <w:szCs w:val="27"/>
          <w:bdr w:val="none" w:sz="0" w:space="0" w:color="auto" w:frame="1"/>
          <w:lang w:eastAsia="en-IN"/>
        </w:rPr>
        <w:t>Accounts Receivable and Accounts Payable</w:t>
      </w:r>
      <w:r w:rsidRPr="00CD3D8C">
        <w:rPr>
          <w:rFonts w:ascii="Arial" w:eastAsia="Times New Roman" w:hAnsi="Arial" w:cs="Arial"/>
          <w:color w:val="333333"/>
          <w:sz w:val="27"/>
          <w:szCs w:val="27"/>
          <w:bdr w:val="none" w:sz="0" w:space="0" w:color="auto" w:frame="1"/>
          <w:lang w:eastAsia="en-IN"/>
        </w:rPr>
        <w:t> –&gt; Business Transactions –&gt;Dunning –&gt; Basic Settings for Dunning –&gt; Define Dunning Area</w:t>
      </w:r>
    </w:p>
    <w:p w14:paraId="6EAA7773" w14:textId="77777777" w:rsidR="00CD3D8C" w:rsidRPr="00CD3D8C" w:rsidRDefault="00CD3D8C" w:rsidP="00CD3D8C">
      <w:pPr>
        <w:numPr>
          <w:ilvl w:val="0"/>
          <w:numId w:val="10"/>
        </w:numPr>
        <w:spacing w:after="0" w:line="240" w:lineRule="auto"/>
        <w:ind w:left="1170"/>
        <w:textAlignment w:val="baseline"/>
        <w:rPr>
          <w:rFonts w:ascii="Georgia" w:eastAsia="Times New Roman" w:hAnsi="Georgia" w:cs="Times New Roman"/>
          <w:color w:val="333333"/>
          <w:sz w:val="27"/>
          <w:szCs w:val="27"/>
          <w:lang w:eastAsia="en-IN"/>
        </w:rPr>
      </w:pPr>
      <w:r w:rsidRPr="00CD3D8C">
        <w:rPr>
          <w:rFonts w:ascii="Arial" w:eastAsia="Times New Roman" w:hAnsi="Arial" w:cs="Arial"/>
          <w:color w:val="333333"/>
          <w:sz w:val="27"/>
          <w:szCs w:val="27"/>
          <w:bdr w:val="none" w:sz="0" w:space="0" w:color="auto" w:frame="1"/>
          <w:lang w:eastAsia="en-IN"/>
        </w:rPr>
        <w:t>Transaction Code:- OB61</w:t>
      </w:r>
    </w:p>
    <w:p w14:paraId="1CB57569" w14:textId="77777777" w:rsidR="00CD3D8C" w:rsidRPr="00CD3D8C" w:rsidRDefault="00CD3D8C" w:rsidP="00CD3D8C">
      <w:pPr>
        <w:shd w:val="clear" w:color="auto" w:fill="FFFFFF"/>
        <w:spacing w:after="0" w:line="240" w:lineRule="auto"/>
        <w:jc w:val="center"/>
        <w:textAlignment w:val="baseline"/>
        <w:rPr>
          <w:rFonts w:ascii="Georgia" w:eastAsia="Times New Roman" w:hAnsi="Georgia" w:cs="Times New Roman"/>
          <w:color w:val="333333"/>
          <w:sz w:val="27"/>
          <w:szCs w:val="27"/>
          <w:lang w:eastAsia="en-IN"/>
        </w:rPr>
      </w:pPr>
      <w:r w:rsidRPr="00CD3D8C">
        <w:rPr>
          <w:rFonts w:ascii="Arial" w:eastAsia="Times New Roman" w:hAnsi="Arial" w:cs="Arial"/>
          <w:noProof/>
          <w:color w:val="2500F5"/>
          <w:sz w:val="27"/>
          <w:szCs w:val="27"/>
          <w:bdr w:val="none" w:sz="0" w:space="0" w:color="auto" w:frame="1"/>
          <w:lang w:eastAsia="en-IN"/>
        </w:rPr>
        <w:lastRenderedPageBreak/>
        <w:drawing>
          <wp:inline distT="0" distB="0" distL="0" distR="0" wp14:anchorId="316D03A6" wp14:editId="3E31CE99">
            <wp:extent cx="3160395" cy="3176270"/>
            <wp:effectExtent l="0" t="0" r="1905" b="5080"/>
            <wp:docPr id="1" name="Picture 1" descr="Dunning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unning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395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5EFB8" w14:textId="77777777" w:rsidR="00CD3D8C" w:rsidRPr="00CD3D8C" w:rsidRDefault="00CD3D8C" w:rsidP="00CD3D8C">
      <w:pPr>
        <w:shd w:val="clear" w:color="auto" w:fill="FFFFFF"/>
        <w:spacing w:after="75" w:line="240" w:lineRule="auto"/>
        <w:textAlignment w:val="baseline"/>
        <w:rPr>
          <w:rFonts w:ascii="Georgia" w:eastAsia="Times New Roman" w:hAnsi="Georgia" w:cs="Times New Roman"/>
          <w:color w:val="333333"/>
          <w:sz w:val="27"/>
          <w:szCs w:val="27"/>
          <w:lang w:eastAsia="en-IN"/>
        </w:rPr>
      </w:pPr>
      <w:r w:rsidRPr="00CD3D8C">
        <w:rPr>
          <w:rFonts w:ascii="Georgia" w:eastAsia="Times New Roman" w:hAnsi="Georgia" w:cs="Times New Roman"/>
          <w:color w:val="333333"/>
          <w:sz w:val="27"/>
          <w:szCs w:val="27"/>
          <w:lang w:eastAsia="en-IN"/>
        </w:rPr>
        <w:t> </w:t>
      </w:r>
    </w:p>
    <w:p w14:paraId="79AA56FB" w14:textId="77777777" w:rsidR="00E50CE8" w:rsidRDefault="00E50CE8"/>
    <w:sectPr w:rsidR="00E50C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3147D9"/>
    <w:multiLevelType w:val="multilevel"/>
    <w:tmpl w:val="30EC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D12CC2"/>
    <w:multiLevelType w:val="multilevel"/>
    <w:tmpl w:val="A9A0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3C2FB5"/>
    <w:multiLevelType w:val="multilevel"/>
    <w:tmpl w:val="BF40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1F6A48"/>
    <w:multiLevelType w:val="multilevel"/>
    <w:tmpl w:val="4618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F0A2B4D"/>
    <w:multiLevelType w:val="multilevel"/>
    <w:tmpl w:val="DA8A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20E485A"/>
    <w:multiLevelType w:val="multilevel"/>
    <w:tmpl w:val="BAB8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69F5479"/>
    <w:multiLevelType w:val="multilevel"/>
    <w:tmpl w:val="E5DC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6CC0FBC"/>
    <w:multiLevelType w:val="multilevel"/>
    <w:tmpl w:val="9FE8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BF17792"/>
    <w:multiLevelType w:val="multilevel"/>
    <w:tmpl w:val="E83C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EC52783"/>
    <w:multiLevelType w:val="multilevel"/>
    <w:tmpl w:val="FEAE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0183885">
    <w:abstractNumId w:val="4"/>
  </w:num>
  <w:num w:numId="2" w16cid:durableId="1049377636">
    <w:abstractNumId w:val="7"/>
  </w:num>
  <w:num w:numId="3" w16cid:durableId="1022048953">
    <w:abstractNumId w:val="8"/>
  </w:num>
  <w:num w:numId="4" w16cid:durableId="2032796577">
    <w:abstractNumId w:val="2"/>
  </w:num>
  <w:num w:numId="5" w16cid:durableId="1533690089">
    <w:abstractNumId w:val="0"/>
  </w:num>
  <w:num w:numId="6" w16cid:durableId="1681616821">
    <w:abstractNumId w:val="3"/>
  </w:num>
  <w:num w:numId="7" w16cid:durableId="1134329444">
    <w:abstractNumId w:val="1"/>
  </w:num>
  <w:num w:numId="8" w16cid:durableId="248658947">
    <w:abstractNumId w:val="6"/>
  </w:num>
  <w:num w:numId="9" w16cid:durableId="1818373717">
    <w:abstractNumId w:val="9"/>
  </w:num>
  <w:num w:numId="10" w16cid:durableId="590479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D8C"/>
    <w:rsid w:val="001D6CFF"/>
    <w:rsid w:val="00CD3D8C"/>
    <w:rsid w:val="00E50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F01E0"/>
  <w15:chartTrackingRefBased/>
  <w15:docId w15:val="{E8DD38CD-9050-4262-BFC0-2FC2C2A9C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D3D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D3D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CD3D8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D3D8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D3D8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D3D8C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D3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CD3D8C"/>
    <w:rPr>
      <w:i/>
      <w:iCs/>
    </w:rPr>
  </w:style>
  <w:style w:type="paragraph" w:customStyle="1" w:styleId="wp-caption-text">
    <w:name w:val="wp-caption-text"/>
    <w:basedOn w:val="Normal"/>
    <w:rsid w:val="00CD3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D3D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77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648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642047">
          <w:marLeft w:val="0"/>
          <w:marRight w:val="0"/>
          <w:marTop w:val="9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ponlinetutorials.com/wp-content/uploads/2013/05/Create-Number-Ranges-for-Customer-Accounts.png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www.saponlinetutorials.com/wp-content/uploads/2013/05/Define-Document-Number-Range...png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hyperlink" Target="https://www.saponlinetutorials.com/wp-content/uploads/2013/05/Define-tolerance-group-for-Customer.png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https://www.saponlinetutorials.com/wp-content/uploads/2013/05/Creation-of-Customer-master-records.png" TargetMode="External"/><Relationship Id="rId20" Type="http://schemas.openxmlformats.org/officeDocument/2006/relationships/hyperlink" Target="https://www.saponlinetutorials.com/wp-content/uploads/2013/05/Dunning.p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aponlinetutorials.com/wp-content/uploads/2013/05/Define-Account-Groups-with-Screen-Layout1.png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hyperlink" Target="https://www.saponlinetutorials.com/wp-content/uploads/2013/05/Assign-Number-range-to-Customer-Accounts-groups.png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saponlinetutorials.com/wp-content/uploads/2013/05/edit-gl-Account-centrally-SAP1.png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434</Words>
  <Characters>2475</Characters>
  <Application>Microsoft Office Word</Application>
  <DocSecurity>0</DocSecurity>
  <Lines>20</Lines>
  <Paragraphs>5</Paragraphs>
  <ScaleCrop>false</ScaleCrop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Lade Vijith</dc:creator>
  <cp:keywords/>
  <dc:description/>
  <cp:lastModifiedBy>Lade Vijith</cp:lastModifiedBy>
  <cp:revision>2</cp:revision>
  <dcterms:created xsi:type="dcterms:W3CDTF">2023-03-28T16:58:00Z</dcterms:created>
  <dcterms:modified xsi:type="dcterms:W3CDTF">2024-05-11T09:30:00Z</dcterms:modified>
</cp:coreProperties>
</file>